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58A39" w14:textId="77777777" w:rsidR="00455972" w:rsidRDefault="00455972" w:rsidP="00455972">
      <w:pPr>
        <w:jc w:val="center"/>
        <w:rPr>
          <w:u w:val="single"/>
        </w:rPr>
      </w:pPr>
    </w:p>
    <w:p w14:paraId="1BAFD6F1" w14:textId="43813920" w:rsidR="008F1172" w:rsidRPr="00455972" w:rsidRDefault="00455972" w:rsidP="00455972">
      <w:pPr>
        <w:jc w:val="center"/>
        <w:rPr>
          <w:b/>
          <w:bCs/>
          <w:u w:val="single"/>
        </w:rPr>
      </w:pPr>
      <w:r w:rsidRPr="00455972">
        <w:rPr>
          <w:b/>
          <w:bCs/>
          <w:u w:val="single"/>
        </w:rPr>
        <w:t>BALLOT QUESTION</w:t>
      </w:r>
    </w:p>
    <w:p w14:paraId="7A500633" w14:textId="77777777" w:rsidR="00455972" w:rsidRDefault="00455972" w:rsidP="00455972">
      <w:pPr>
        <w:jc w:val="center"/>
        <w:rPr>
          <w:u w:val="single"/>
        </w:rPr>
      </w:pPr>
    </w:p>
    <w:p w14:paraId="15830CE1" w14:textId="0E724084" w:rsidR="00455972" w:rsidRPr="00455972" w:rsidRDefault="00946ECC" w:rsidP="00455972">
      <w:pPr>
        <w:spacing w:after="0"/>
        <w:jc w:val="both"/>
        <w:rPr>
          <w:b/>
          <w:bCs/>
          <w:u w:val="single"/>
        </w:rPr>
      </w:pPr>
      <w:r>
        <w:rPr>
          <w:b/>
          <w:bCs/>
          <w:u w:val="single"/>
        </w:rPr>
        <w:t>BALLOT QUESTION – INITIAL DRAFT</w:t>
      </w:r>
    </w:p>
    <w:p w14:paraId="41F9ED65" w14:textId="2A9C9410" w:rsidR="00455972" w:rsidRPr="00455972" w:rsidRDefault="006E016E" w:rsidP="00455972">
      <w:pPr>
        <w:spacing w:after="0"/>
        <w:jc w:val="both"/>
      </w:pPr>
      <w:r w:rsidRPr="006E016E">
        <w:t>Shall the proposed ordinance, prohibiting residential real property rental rate increases for some rental units that exceed sixty percent of the percentage increase in the Consumer Price Index or three percent, whichever is lower, defining a base rent for affected units as the rent in effect on July 1, 2025, establishing a process for consideration of additional rent increases, limiting the grounds for evicting tenants of some rental units, and enacting additional housing regulations, be adopted?</w:t>
      </w:r>
    </w:p>
    <w:p w14:paraId="72017E1A" w14:textId="77777777" w:rsidR="00455972" w:rsidRDefault="00455972" w:rsidP="00455972">
      <w:pPr>
        <w:jc w:val="both"/>
      </w:pPr>
    </w:p>
    <w:p w14:paraId="0FF4C270" w14:textId="7F84D724" w:rsidR="00455972" w:rsidRPr="00455972" w:rsidRDefault="00946ECC" w:rsidP="00455972">
      <w:pPr>
        <w:spacing w:after="0"/>
        <w:jc w:val="both"/>
        <w:rPr>
          <w:b/>
          <w:bCs/>
          <w:u w:val="single"/>
        </w:rPr>
      </w:pPr>
      <w:r>
        <w:rPr>
          <w:b/>
          <w:bCs/>
          <w:u w:val="single"/>
        </w:rPr>
        <w:t>BALLOT QUESTION - REVISED</w:t>
      </w:r>
      <w:r w:rsidR="00455972">
        <w:rPr>
          <w:b/>
          <w:bCs/>
          <w:u w:val="single"/>
        </w:rPr>
        <w:t xml:space="preserve"> (</w:t>
      </w:r>
      <w:ins w:id="0" w:author="Brian Hickey" w:date="2026-07-13T15:10:00Z" w16du:dateUtc="2026-07-13T22:10:00Z">
        <w:r w:rsidR="00C12C1D">
          <w:rPr>
            <w:b/>
            <w:bCs/>
            <w:color w:val="EE0000"/>
            <w:u w:val="single"/>
          </w:rPr>
          <w:t>REDLINED</w:t>
        </w:r>
      </w:ins>
      <w:r w:rsidR="00455972">
        <w:rPr>
          <w:b/>
          <w:bCs/>
          <w:u w:val="single"/>
        </w:rPr>
        <w:t>)</w:t>
      </w:r>
    </w:p>
    <w:p w14:paraId="7EC7CA92" w14:textId="2DFDFEC2" w:rsidR="004B0187" w:rsidRDefault="004B0187" w:rsidP="004B0187">
      <w:pPr>
        <w:spacing w:after="0"/>
        <w:jc w:val="both"/>
        <w:rPr>
          <w:ins w:id="1" w:author="Brian Hickey" w:date="2026-07-13T14:55:00Z" w16du:dateUtc="2026-07-13T21:55:00Z"/>
        </w:rPr>
      </w:pPr>
      <w:r w:rsidRPr="004B0187">
        <w:t xml:space="preserve">Shall the proposed ordinance, prohibiting residential real property rental rate increases for some rental units that exceed sixty percent of the </w:t>
      </w:r>
      <w:del w:id="2" w:author="Brian Hickey" w:date="2026-07-13T15:08:00Z" w16du:dateUtc="2026-07-13T22:08:00Z">
        <w:r w:rsidRPr="004B0187" w:rsidDel="00C12C1D">
          <w:delText xml:space="preserve">percentage increase in the </w:delText>
        </w:r>
      </w:del>
      <w:r w:rsidRPr="004B0187">
        <w:t xml:space="preserve">Consumer Price Index </w:t>
      </w:r>
      <w:ins w:id="3" w:author="Brian Hickey" w:date="2026-07-13T15:08:00Z" w16du:dateUtc="2026-07-13T22:08:00Z">
        <w:r w:rsidR="00C12C1D">
          <w:t>incre</w:t>
        </w:r>
      </w:ins>
      <w:ins w:id="4" w:author="Brian Hickey" w:date="2026-07-13T15:09:00Z" w16du:dateUtc="2026-07-13T22:09:00Z">
        <w:r w:rsidR="00C12C1D">
          <w:t xml:space="preserve">ase </w:t>
        </w:r>
      </w:ins>
      <w:r w:rsidRPr="004B0187">
        <w:t xml:space="preserve">or three percent, whichever is lower, </w:t>
      </w:r>
      <w:del w:id="5" w:author="Brian Hickey" w:date="2026-07-13T14:58:00Z" w16du:dateUtc="2026-07-13T21:58:00Z">
        <w:r w:rsidRPr="004B0187" w:rsidDel="0098681E">
          <w:delText>defining a base rent for affected units</w:delText>
        </w:r>
      </w:del>
      <w:del w:id="6" w:author="Brian Hickey" w:date="2026-07-13T14:44:00Z" w16du:dateUtc="2026-07-13T21:44:00Z">
        <w:r w:rsidRPr="004B0187" w:rsidDel="00590558">
          <w:delText xml:space="preserve"> as the rent in effect on July 1, 2025</w:delText>
        </w:r>
      </w:del>
      <w:del w:id="7" w:author="Brian Hickey" w:date="2026-07-13T14:58:00Z" w16du:dateUtc="2026-07-13T21:58:00Z">
        <w:r w:rsidRPr="004B0187" w:rsidDel="0098681E">
          <w:delText xml:space="preserve">, </w:delText>
        </w:r>
      </w:del>
      <w:r w:rsidRPr="004B0187">
        <w:t xml:space="preserve">establishing a process for consideration of additional rent increases, </w:t>
      </w:r>
      <w:ins w:id="8" w:author="Brian Hickey" w:date="2026-07-13T14:55:00Z">
        <w:r w:rsidR="0098681E" w:rsidRPr="0098681E">
          <w:t>requiring City administration estimated to cost</w:t>
        </w:r>
      </w:ins>
      <w:ins w:id="9" w:author="Brian Hickey" w:date="2026-07-13T15:05:00Z" w16du:dateUtc="2026-07-13T22:05:00Z">
        <w:r w:rsidR="00C12C1D">
          <w:t xml:space="preserve"> approximately </w:t>
        </w:r>
      </w:ins>
      <w:ins w:id="10" w:author="Brian Hickey" w:date="2026-07-13T15:00:00Z" w16du:dateUtc="2026-07-13T22:00:00Z">
        <w:r w:rsidR="0098681E">
          <w:t>$1,080,000</w:t>
        </w:r>
      </w:ins>
      <w:ins w:id="11" w:author="Brian Hickey" w:date="2026-07-13T14:55:00Z">
        <w:r w:rsidR="0098681E" w:rsidRPr="0098681E">
          <w:t xml:space="preserve"> to </w:t>
        </w:r>
      </w:ins>
      <w:ins w:id="12" w:author="Brian Hickey" w:date="2026-07-13T15:00:00Z" w16du:dateUtc="2026-07-13T22:00:00Z">
        <w:r w:rsidR="0098681E">
          <w:t xml:space="preserve">$2,360,000 </w:t>
        </w:r>
      </w:ins>
      <w:ins w:id="13" w:author="Brian Hickey" w:date="2026-07-13T14:55:00Z">
        <w:r w:rsidR="0098681E" w:rsidRPr="0098681E">
          <w:t xml:space="preserve">annually, funded by annual rental property owner fees, </w:t>
        </w:r>
      </w:ins>
      <w:r w:rsidRPr="004B0187">
        <w:t>limiting</w:t>
      </w:r>
      <w:r w:rsidR="00C12C1D">
        <w:t xml:space="preserve"> the </w:t>
      </w:r>
      <w:r w:rsidRPr="004B0187">
        <w:t>grounds for evicting tenants of some rental units, and enacting additional housing regulations, be adopted?</w:t>
      </w:r>
    </w:p>
    <w:p w14:paraId="2CE62F40" w14:textId="77777777" w:rsidR="0098681E" w:rsidRPr="004B0187" w:rsidRDefault="0098681E" w:rsidP="004B0187">
      <w:pPr>
        <w:spacing w:after="0"/>
        <w:jc w:val="both"/>
      </w:pPr>
    </w:p>
    <w:p w14:paraId="66CCDA19" w14:textId="66BBD16C" w:rsidR="00455972" w:rsidRPr="00455972" w:rsidRDefault="00455972" w:rsidP="00455972">
      <w:pPr>
        <w:spacing w:after="0"/>
        <w:jc w:val="both"/>
      </w:pPr>
    </w:p>
    <w:sectPr w:rsidR="00455972" w:rsidRPr="0045597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ABF93" w14:textId="77777777" w:rsidR="00651451" w:rsidRDefault="00651451" w:rsidP="00455972">
      <w:pPr>
        <w:spacing w:after="0" w:line="240" w:lineRule="auto"/>
      </w:pPr>
      <w:r>
        <w:separator/>
      </w:r>
    </w:p>
  </w:endnote>
  <w:endnote w:type="continuationSeparator" w:id="0">
    <w:p w14:paraId="1ADD7401" w14:textId="77777777" w:rsidR="00651451" w:rsidRDefault="00651451" w:rsidP="00455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E9748" w14:textId="77777777" w:rsidR="00651451" w:rsidRDefault="00651451" w:rsidP="00455972">
      <w:pPr>
        <w:spacing w:after="0" w:line="240" w:lineRule="auto"/>
      </w:pPr>
      <w:r>
        <w:separator/>
      </w:r>
    </w:p>
  </w:footnote>
  <w:footnote w:type="continuationSeparator" w:id="0">
    <w:p w14:paraId="416617E1" w14:textId="77777777" w:rsidR="00651451" w:rsidRDefault="00651451" w:rsidP="00455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D126" w14:textId="34B67880" w:rsidR="00455972" w:rsidRPr="00455972" w:rsidRDefault="00455972" w:rsidP="00455972">
    <w:pPr>
      <w:pStyle w:val="Header"/>
      <w:jc w:val="right"/>
      <w:rPr>
        <w:color w:val="EE0000"/>
      </w:rPr>
    </w:pPr>
    <w:r w:rsidRPr="00455972">
      <w:rPr>
        <w:color w:val="EE0000"/>
      </w:rPr>
      <w:t>July 13, 2026</w:t>
    </w:r>
    <w:r>
      <w:rPr>
        <w:color w:val="EE0000"/>
      </w:rPr>
      <w:t>,</w:t>
    </w:r>
    <w:r w:rsidRPr="00455972">
      <w:rPr>
        <w:color w:val="EE0000"/>
      </w:rPr>
      <w:t xml:space="preserve"> City Council Meeting Item 26-379</w:t>
    </w:r>
  </w:p>
  <w:p w14:paraId="4F36B705" w14:textId="1663939A" w:rsidR="00455972" w:rsidRPr="00455972" w:rsidRDefault="00455972" w:rsidP="00455972">
    <w:pPr>
      <w:pStyle w:val="Header"/>
      <w:jc w:val="right"/>
      <w:rPr>
        <w:color w:val="EE0000"/>
      </w:rPr>
    </w:pPr>
    <w:r w:rsidRPr="00455972">
      <w:rPr>
        <w:color w:val="EE0000"/>
      </w:rPr>
      <w:t xml:space="preserve">Attachment 5 - Revised Ballot Question </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Hickey">
    <w15:presenceInfo w15:providerId="AD" w15:userId="S::BrianH@sanpabloca.gov::f123a03f-e66d-421f-9515-a7a9f0168a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72"/>
    <w:rsid w:val="000E4017"/>
    <w:rsid w:val="002E2061"/>
    <w:rsid w:val="004447EB"/>
    <w:rsid w:val="00455972"/>
    <w:rsid w:val="004B0187"/>
    <w:rsid w:val="00590558"/>
    <w:rsid w:val="00651451"/>
    <w:rsid w:val="006E016E"/>
    <w:rsid w:val="008F1172"/>
    <w:rsid w:val="00946ECC"/>
    <w:rsid w:val="0098681E"/>
    <w:rsid w:val="00C12C1D"/>
    <w:rsid w:val="00D970C8"/>
    <w:rsid w:val="00E42061"/>
    <w:rsid w:val="00EE1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BC62"/>
  <w15:chartTrackingRefBased/>
  <w15:docId w15:val="{F6A0015B-1A24-48D5-A36C-897497398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9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9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9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9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9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9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9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9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9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9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972"/>
    <w:rPr>
      <w:rFonts w:eastAsiaTheme="majorEastAsia" w:cstheme="majorBidi"/>
      <w:color w:val="272727" w:themeColor="text1" w:themeTint="D8"/>
    </w:rPr>
  </w:style>
  <w:style w:type="paragraph" w:styleId="Title">
    <w:name w:val="Title"/>
    <w:basedOn w:val="Normal"/>
    <w:next w:val="Normal"/>
    <w:link w:val="TitleChar"/>
    <w:uiPriority w:val="10"/>
    <w:qFormat/>
    <w:rsid w:val="00455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972"/>
    <w:pPr>
      <w:spacing w:before="160"/>
      <w:jc w:val="center"/>
    </w:pPr>
    <w:rPr>
      <w:i/>
      <w:iCs/>
      <w:color w:val="404040" w:themeColor="text1" w:themeTint="BF"/>
    </w:rPr>
  </w:style>
  <w:style w:type="character" w:customStyle="1" w:styleId="QuoteChar">
    <w:name w:val="Quote Char"/>
    <w:basedOn w:val="DefaultParagraphFont"/>
    <w:link w:val="Quote"/>
    <w:uiPriority w:val="29"/>
    <w:rsid w:val="00455972"/>
    <w:rPr>
      <w:i/>
      <w:iCs/>
      <w:color w:val="404040" w:themeColor="text1" w:themeTint="BF"/>
    </w:rPr>
  </w:style>
  <w:style w:type="paragraph" w:styleId="ListParagraph">
    <w:name w:val="List Paragraph"/>
    <w:basedOn w:val="Normal"/>
    <w:uiPriority w:val="34"/>
    <w:qFormat/>
    <w:rsid w:val="00455972"/>
    <w:pPr>
      <w:ind w:left="720"/>
      <w:contextualSpacing/>
    </w:pPr>
  </w:style>
  <w:style w:type="character" w:styleId="IntenseEmphasis">
    <w:name w:val="Intense Emphasis"/>
    <w:basedOn w:val="DefaultParagraphFont"/>
    <w:uiPriority w:val="21"/>
    <w:qFormat/>
    <w:rsid w:val="00455972"/>
    <w:rPr>
      <w:i/>
      <w:iCs/>
      <w:color w:val="2F5496" w:themeColor="accent1" w:themeShade="BF"/>
    </w:rPr>
  </w:style>
  <w:style w:type="paragraph" w:styleId="IntenseQuote">
    <w:name w:val="Intense Quote"/>
    <w:basedOn w:val="Normal"/>
    <w:next w:val="Normal"/>
    <w:link w:val="IntenseQuoteChar"/>
    <w:uiPriority w:val="30"/>
    <w:qFormat/>
    <w:rsid w:val="004559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972"/>
    <w:rPr>
      <w:i/>
      <w:iCs/>
      <w:color w:val="2F5496" w:themeColor="accent1" w:themeShade="BF"/>
    </w:rPr>
  </w:style>
  <w:style w:type="character" w:styleId="IntenseReference">
    <w:name w:val="Intense Reference"/>
    <w:basedOn w:val="DefaultParagraphFont"/>
    <w:uiPriority w:val="32"/>
    <w:qFormat/>
    <w:rsid w:val="00455972"/>
    <w:rPr>
      <w:b/>
      <w:bCs/>
      <w:smallCaps/>
      <w:color w:val="2F5496" w:themeColor="accent1" w:themeShade="BF"/>
      <w:spacing w:val="5"/>
    </w:rPr>
  </w:style>
  <w:style w:type="paragraph" w:styleId="Header">
    <w:name w:val="header"/>
    <w:basedOn w:val="Normal"/>
    <w:link w:val="HeaderChar"/>
    <w:uiPriority w:val="99"/>
    <w:unhideWhenUsed/>
    <w:rsid w:val="004559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972"/>
  </w:style>
  <w:style w:type="paragraph" w:styleId="Footer">
    <w:name w:val="footer"/>
    <w:basedOn w:val="Normal"/>
    <w:link w:val="FooterChar"/>
    <w:uiPriority w:val="99"/>
    <w:unhideWhenUsed/>
    <w:rsid w:val="004559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972"/>
  </w:style>
  <w:style w:type="paragraph" w:styleId="Revision">
    <w:name w:val="Revision"/>
    <w:hidden/>
    <w:uiPriority w:val="99"/>
    <w:semiHidden/>
    <w:rsid w:val="005905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199</Words>
  <Characters>1046</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Hickey</dc:creator>
  <cp:keywords/>
  <dc:description/>
  <cp:lastModifiedBy>Brian Hickey</cp:lastModifiedBy>
  <cp:revision>2</cp:revision>
  <cp:lastPrinted>2026-07-13T22:15:00Z</cp:lastPrinted>
  <dcterms:created xsi:type="dcterms:W3CDTF">2026-07-13T20:29:00Z</dcterms:created>
  <dcterms:modified xsi:type="dcterms:W3CDTF">2026-07-13T22:27:00Z</dcterms:modified>
</cp:coreProperties>
</file>